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248BFD" w14:textId="77777777" w:rsidR="00F033C3" w:rsidRPr="00CB50A9" w:rsidRDefault="00720AE7" w:rsidP="00CB50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ins w:id="0" w:author="Andrews, Justin Donald" w:date="2016-10-18T00:52:00Z">
        <w:r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r w:rsidR="00F033C3" w:rsidRPr="00CB50A9">
        <w:rPr>
          <w:rFonts w:ascii="Times New Roman" w:hAnsi="Times New Roman" w:cs="Times New Roman"/>
          <w:sz w:val="24"/>
          <w:szCs w:val="24"/>
        </w:rPr>
        <w:t>Name:Pan Chongdan</w:t>
      </w:r>
    </w:p>
    <w:p w14:paraId="3D1B393C" w14:textId="77777777" w:rsidR="00F033C3" w:rsidRPr="00CB50A9" w:rsidRDefault="00F033C3" w:rsidP="00CB50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B50A9">
        <w:rPr>
          <w:rFonts w:ascii="Times New Roman" w:hAnsi="Times New Roman" w:cs="Times New Roman"/>
          <w:sz w:val="24"/>
          <w:szCs w:val="24"/>
        </w:rPr>
        <w:t>Student ID:516370910121</w:t>
      </w:r>
    </w:p>
    <w:p w14:paraId="586F81D8" w14:textId="77777777" w:rsidR="00F033C3" w:rsidRPr="00CB50A9" w:rsidRDefault="00F033C3" w:rsidP="00CB50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B50A9">
        <w:rPr>
          <w:rFonts w:ascii="Times New Roman" w:hAnsi="Times New Roman" w:cs="Times New Roman"/>
          <w:sz w:val="24"/>
          <w:szCs w:val="24"/>
        </w:rPr>
        <w:t>VY100</w:t>
      </w:r>
    </w:p>
    <w:p w14:paraId="48D52D82" w14:textId="77777777" w:rsidR="00F033C3" w:rsidRPr="00CB50A9" w:rsidRDefault="00F033C3" w:rsidP="00CB50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B50A9">
        <w:rPr>
          <w:rFonts w:ascii="Times New Roman" w:hAnsi="Times New Roman" w:cs="Times New Roman"/>
          <w:sz w:val="24"/>
          <w:szCs w:val="24"/>
        </w:rPr>
        <w:t>Section 1</w:t>
      </w:r>
    </w:p>
    <w:p w14:paraId="353FBF9A" w14:textId="77777777" w:rsidR="00F033C3" w:rsidRPr="00CB50A9" w:rsidRDefault="00F033C3" w:rsidP="00CB50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B50A9">
        <w:rPr>
          <w:rFonts w:ascii="Times New Roman" w:hAnsi="Times New Roman" w:cs="Times New Roman"/>
          <w:sz w:val="24"/>
          <w:szCs w:val="24"/>
        </w:rPr>
        <w:t>Justin Andrew</w:t>
      </w:r>
      <w:ins w:id="1" w:author="Andrews, Justin Donald" w:date="2016-10-18T01:00:00Z">
        <w:r w:rsidR="00D208EB">
          <w:rPr>
            <w:rFonts w:ascii="Times New Roman" w:hAnsi="Times New Roman" w:cs="Times New Roman"/>
            <w:sz w:val="24"/>
            <w:szCs w:val="24"/>
          </w:rPr>
          <w:t>s</w:t>
        </w:r>
      </w:ins>
    </w:p>
    <w:p w14:paraId="69A63595" w14:textId="77777777" w:rsidR="00F033C3" w:rsidRPr="00CB50A9" w:rsidRDefault="00F033C3" w:rsidP="00CB50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B50A9">
        <w:rPr>
          <w:rFonts w:ascii="Times New Roman" w:hAnsi="Times New Roman" w:cs="Times New Roman"/>
          <w:sz w:val="24"/>
          <w:szCs w:val="24"/>
        </w:rPr>
        <w:t>2016/9/28</w:t>
      </w:r>
    </w:p>
    <w:p w14:paraId="28628FA3" w14:textId="77777777" w:rsidR="00F033C3" w:rsidRPr="00CB50A9" w:rsidRDefault="00F033C3" w:rsidP="00CB50A9">
      <w:pPr>
        <w:spacing w:line="48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CB50A9">
        <w:rPr>
          <w:rFonts w:ascii="Times New Roman" w:hAnsi="Times New Roman" w:cs="Times New Roman"/>
          <w:sz w:val="24"/>
          <w:szCs w:val="24"/>
        </w:rPr>
        <w:t>Donald Trump,</w:t>
      </w:r>
      <w:r w:rsidR="006342AD" w:rsidRPr="00CB50A9">
        <w:rPr>
          <w:rFonts w:ascii="Times New Roman" w:hAnsi="Times New Roman" w:cs="Times New Roman"/>
          <w:sz w:val="24"/>
          <w:szCs w:val="24"/>
        </w:rPr>
        <w:t xml:space="preserve"> </w:t>
      </w:r>
      <w:r w:rsidRPr="00CB50A9">
        <w:rPr>
          <w:rFonts w:ascii="Times New Roman" w:hAnsi="Times New Roman" w:cs="Times New Roman"/>
          <w:sz w:val="24"/>
          <w:szCs w:val="24"/>
        </w:rPr>
        <w:t>a famous politic</w:t>
      </w:r>
      <w:r w:rsidR="006342AD" w:rsidRPr="00CB50A9">
        <w:rPr>
          <w:rFonts w:ascii="Times New Roman" w:hAnsi="Times New Roman" w:cs="Times New Roman"/>
          <w:sz w:val="24"/>
          <w:szCs w:val="24"/>
        </w:rPr>
        <w:t>i</w:t>
      </w:r>
      <w:r w:rsidRPr="00CB50A9">
        <w:rPr>
          <w:rFonts w:ascii="Times New Roman" w:hAnsi="Times New Roman" w:cs="Times New Roman"/>
          <w:sz w:val="24"/>
          <w:szCs w:val="24"/>
        </w:rPr>
        <w:t>an,</w:t>
      </w:r>
      <w:r w:rsidR="006342AD" w:rsidRPr="00CB50A9">
        <w:rPr>
          <w:rFonts w:ascii="Times New Roman" w:hAnsi="Times New Roman" w:cs="Times New Roman"/>
          <w:sz w:val="24"/>
          <w:szCs w:val="24"/>
        </w:rPr>
        <w:t xml:space="preserve"> </w:t>
      </w:r>
      <w:r w:rsidRPr="00CB50A9">
        <w:rPr>
          <w:rFonts w:ascii="Times New Roman" w:hAnsi="Times New Roman" w:cs="Times New Roman"/>
          <w:sz w:val="24"/>
          <w:szCs w:val="24"/>
        </w:rPr>
        <w:t>was called “a con artist” by Marco Rubio.</w:t>
      </w:r>
      <w:r w:rsidR="006342AD" w:rsidRPr="00CB50A9">
        <w:rPr>
          <w:rFonts w:ascii="Times New Roman" w:hAnsi="Times New Roman" w:cs="Times New Roman"/>
          <w:sz w:val="24"/>
          <w:szCs w:val="24"/>
        </w:rPr>
        <w:t xml:space="preserve"> </w:t>
      </w:r>
      <w:r w:rsidRPr="00CB50A9">
        <w:rPr>
          <w:rFonts w:ascii="Times New Roman" w:hAnsi="Times New Roman" w:cs="Times New Roman"/>
          <w:sz w:val="24"/>
          <w:szCs w:val="24"/>
        </w:rPr>
        <w:t>Although many politic</w:t>
      </w:r>
      <w:r w:rsidR="006342AD" w:rsidRPr="00CB50A9">
        <w:rPr>
          <w:rFonts w:ascii="Times New Roman" w:hAnsi="Times New Roman" w:cs="Times New Roman"/>
          <w:sz w:val="24"/>
          <w:szCs w:val="24"/>
        </w:rPr>
        <w:t>i</w:t>
      </w:r>
      <w:r w:rsidRPr="00CB50A9">
        <w:rPr>
          <w:rFonts w:ascii="Times New Roman" w:hAnsi="Times New Roman" w:cs="Times New Roman"/>
          <w:sz w:val="24"/>
          <w:szCs w:val="24"/>
        </w:rPr>
        <w:t>ans are called lia</w:t>
      </w:r>
      <w:r w:rsidR="0022312D" w:rsidRPr="00CB50A9">
        <w:rPr>
          <w:rFonts w:ascii="Times New Roman" w:hAnsi="Times New Roman" w:cs="Times New Roman"/>
          <w:sz w:val="24"/>
          <w:szCs w:val="24"/>
        </w:rPr>
        <w:t>rs and many people deceive</w:t>
      </w:r>
      <w:r w:rsidRPr="00CB50A9">
        <w:rPr>
          <w:rFonts w:ascii="Times New Roman" w:hAnsi="Times New Roman" w:cs="Times New Roman"/>
          <w:sz w:val="24"/>
          <w:szCs w:val="24"/>
        </w:rPr>
        <w:t>,</w:t>
      </w:r>
      <w:r w:rsidR="006342AD" w:rsidRPr="00CB50A9">
        <w:rPr>
          <w:rFonts w:ascii="Times New Roman" w:hAnsi="Times New Roman" w:cs="Times New Roman"/>
          <w:sz w:val="24"/>
          <w:szCs w:val="24"/>
        </w:rPr>
        <w:t xml:space="preserve"> </w:t>
      </w:r>
      <w:r w:rsidR="00CB50A9">
        <w:rPr>
          <w:rFonts w:ascii="Times New Roman" w:hAnsi="Times New Roman" w:cs="Times New Roman"/>
          <w:sz w:val="24"/>
          <w:szCs w:val="24"/>
        </w:rPr>
        <w:t xml:space="preserve">Rubio might mean Trump is </w:t>
      </w:r>
      <w:r w:rsidRPr="00CB50A9">
        <w:rPr>
          <w:rFonts w:ascii="Times New Roman" w:hAnsi="Times New Roman" w:cs="Times New Roman"/>
          <w:sz w:val="24"/>
          <w:szCs w:val="24"/>
        </w:rPr>
        <w:t>beyond the typical level permissible in politics.</w:t>
      </w:r>
      <w:r w:rsidR="0089558C" w:rsidRPr="00CB50A9">
        <w:rPr>
          <w:rFonts w:ascii="Times New Roman" w:hAnsi="Times New Roman" w:cs="Times New Roman"/>
          <w:sz w:val="24"/>
          <w:szCs w:val="24"/>
        </w:rPr>
        <w:t xml:space="preserve"> </w:t>
      </w:r>
      <w:r w:rsidRPr="00CB50A9">
        <w:rPr>
          <w:rFonts w:ascii="Times New Roman" w:hAnsi="Times New Roman" w:cs="Times New Roman"/>
          <w:sz w:val="24"/>
          <w:szCs w:val="24"/>
        </w:rPr>
        <w:t>In</w:t>
      </w:r>
      <w:r w:rsidR="006342AD" w:rsidRPr="00CB50A9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2"/>
      <w:r w:rsidRPr="00CB50A9">
        <w:rPr>
          <w:rFonts w:ascii="Times New Roman" w:hAnsi="Times New Roman" w:cs="Times New Roman"/>
          <w:sz w:val="24"/>
          <w:szCs w:val="24"/>
        </w:rPr>
        <w:t>[DONALD TRUMP, CON ARTIST?] by [Maria Konnikova],</w:t>
      </w:r>
      <w:r w:rsidR="0089558C" w:rsidRPr="00CB50A9">
        <w:rPr>
          <w:rFonts w:ascii="Times New Roman" w:hAnsi="Times New Roman" w:cs="Times New Roman"/>
          <w:sz w:val="24"/>
          <w:szCs w:val="24"/>
        </w:rPr>
        <w:t xml:space="preserve"> </w:t>
      </w:r>
      <w:commentRangeEnd w:id="2"/>
      <w:r w:rsidR="00720AE7">
        <w:rPr>
          <w:rStyle w:val="CommentReference"/>
        </w:rPr>
        <w:commentReference w:id="2"/>
      </w:r>
      <w:r w:rsidR="00486399">
        <w:rPr>
          <w:rFonts w:ascii="Times New Roman" w:hAnsi="Times New Roman" w:cs="Times New Roman"/>
          <w:sz w:val="24"/>
          <w:szCs w:val="24"/>
        </w:rPr>
        <w:t>she</w:t>
      </w:r>
      <w:r w:rsidR="00063B4B" w:rsidRPr="00CB50A9">
        <w:rPr>
          <w:rFonts w:ascii="Times New Roman" w:hAnsi="Times New Roman" w:cs="Times New Roman"/>
          <w:sz w:val="24"/>
          <w:szCs w:val="24"/>
        </w:rPr>
        <w:t xml:space="preserve"> use</w:t>
      </w:r>
      <w:r w:rsidR="00682B91" w:rsidRPr="00CB50A9">
        <w:rPr>
          <w:rFonts w:ascii="Times New Roman" w:hAnsi="Times New Roman" w:cs="Times New Roman"/>
          <w:sz w:val="24"/>
          <w:szCs w:val="24"/>
        </w:rPr>
        <w:t>d</w:t>
      </w:r>
      <w:r w:rsidR="00063B4B" w:rsidRPr="00CB50A9">
        <w:rPr>
          <w:rFonts w:ascii="Times New Roman" w:hAnsi="Times New Roman" w:cs="Times New Roman"/>
          <w:sz w:val="24"/>
          <w:szCs w:val="24"/>
        </w:rPr>
        <w:t xml:space="preserve"> t</w:t>
      </w:r>
      <w:r w:rsidR="00682B91" w:rsidRPr="00CB50A9">
        <w:rPr>
          <w:rFonts w:ascii="Times New Roman" w:hAnsi="Times New Roman" w:cs="Times New Roman"/>
          <w:sz w:val="24"/>
          <w:szCs w:val="24"/>
        </w:rPr>
        <w:t>w</w:t>
      </w:r>
      <w:r w:rsidR="00063B4B" w:rsidRPr="00CB50A9">
        <w:rPr>
          <w:rFonts w:ascii="Times New Roman" w:hAnsi="Times New Roman" w:cs="Times New Roman"/>
          <w:sz w:val="24"/>
          <w:szCs w:val="24"/>
        </w:rPr>
        <w:t>o questions</w:t>
      </w:r>
      <w:r w:rsidR="006342AD" w:rsidRPr="00CB50A9">
        <w:rPr>
          <w:rFonts w:ascii="Times New Roman" w:hAnsi="Times New Roman" w:cs="Times New Roman"/>
          <w:sz w:val="24"/>
          <w:szCs w:val="24"/>
        </w:rPr>
        <w:t xml:space="preserve"> </w:t>
      </w:r>
      <w:r w:rsidR="00486399">
        <w:rPr>
          <w:rFonts w:ascii="Times New Roman" w:hAnsi="Times New Roman" w:cs="Times New Roman"/>
          <w:sz w:val="24"/>
          <w:szCs w:val="24"/>
        </w:rPr>
        <w:t>to judge</w:t>
      </w:r>
      <w:r w:rsidR="00486399" w:rsidRPr="00CB50A9">
        <w:rPr>
          <w:rFonts w:ascii="Times New Roman" w:hAnsi="Times New Roman" w:cs="Times New Roman"/>
          <w:sz w:val="24"/>
          <w:szCs w:val="24"/>
        </w:rPr>
        <w:t xml:space="preserve"> if someone is a con artist </w:t>
      </w:r>
      <w:commentRangeStart w:id="3"/>
      <w:r w:rsidR="00063B4B" w:rsidRPr="00CB50A9">
        <w:rPr>
          <w:rFonts w:ascii="Times New Roman" w:hAnsi="Times New Roman" w:cs="Times New Roman"/>
          <w:sz w:val="24"/>
          <w:szCs w:val="24"/>
        </w:rPr>
        <w:t>“First, is their d</w:t>
      </w:r>
      <w:r w:rsidR="00CB50A9">
        <w:rPr>
          <w:rFonts w:ascii="Times New Roman" w:hAnsi="Times New Roman" w:cs="Times New Roman"/>
          <w:sz w:val="24"/>
          <w:szCs w:val="24"/>
        </w:rPr>
        <w:t>eception knowing, malicious</w:t>
      </w:r>
      <w:r w:rsidR="00063B4B" w:rsidRPr="00CB50A9">
        <w:rPr>
          <w:rFonts w:ascii="Times New Roman" w:hAnsi="Times New Roman" w:cs="Times New Roman"/>
          <w:sz w:val="24"/>
          <w:szCs w:val="24"/>
        </w:rPr>
        <w:t xml:space="preserve"> </w:t>
      </w:r>
      <w:r w:rsidR="00CB50A9">
        <w:rPr>
          <w:rFonts w:ascii="Times New Roman" w:hAnsi="Times New Roman" w:cs="Times New Roman" w:hint="eastAsia"/>
          <w:sz w:val="24"/>
          <w:szCs w:val="24"/>
        </w:rPr>
        <w:t>for</w:t>
      </w:r>
      <w:r w:rsidR="00CB50A9">
        <w:rPr>
          <w:rFonts w:ascii="Times New Roman" w:hAnsi="Times New Roman" w:cs="Times New Roman"/>
          <w:sz w:val="24"/>
          <w:szCs w:val="24"/>
        </w:rPr>
        <w:t xml:space="preserve"> </w:t>
      </w:r>
      <w:r w:rsidR="00063B4B" w:rsidRPr="00CB50A9">
        <w:rPr>
          <w:rFonts w:ascii="Times New Roman" w:hAnsi="Times New Roman" w:cs="Times New Roman"/>
          <w:sz w:val="24"/>
          <w:szCs w:val="24"/>
        </w:rPr>
        <w:t>personal gain? Second, is the means</w:t>
      </w:r>
      <w:r w:rsidR="006342AD" w:rsidRPr="00CB50A9">
        <w:rPr>
          <w:rFonts w:ascii="Times New Roman" w:hAnsi="Times New Roman" w:cs="Times New Roman"/>
          <w:sz w:val="24"/>
          <w:szCs w:val="24"/>
        </w:rPr>
        <w:t xml:space="preserve"> </w:t>
      </w:r>
      <w:r w:rsidR="00063B4B" w:rsidRPr="00CB50A9">
        <w:rPr>
          <w:rFonts w:ascii="Times New Roman" w:hAnsi="Times New Roman" w:cs="Times New Roman"/>
          <w:sz w:val="24"/>
          <w:szCs w:val="24"/>
        </w:rPr>
        <w:t xml:space="preserve">related to the scheme? </w:t>
      </w:r>
      <w:commentRangeEnd w:id="3"/>
      <w:r w:rsidR="00720AE7">
        <w:rPr>
          <w:rStyle w:val="CommentReference"/>
        </w:rPr>
        <w:commentReference w:id="3"/>
      </w:r>
      <w:r w:rsidR="00063B4B" w:rsidRPr="00CB50A9">
        <w:rPr>
          <w:rFonts w:ascii="Times New Roman" w:hAnsi="Times New Roman" w:cs="Times New Roman"/>
          <w:sz w:val="24"/>
          <w:szCs w:val="24"/>
        </w:rPr>
        <w:t>”</w:t>
      </w:r>
    </w:p>
    <w:p w14:paraId="682D3961" w14:textId="77777777" w:rsidR="0089558C" w:rsidRPr="00CB50A9" w:rsidRDefault="00486399" w:rsidP="00CB50A9">
      <w:pPr>
        <w:spacing w:line="480" w:lineRule="auto"/>
        <w:ind w:firstLine="420"/>
        <w:rPr>
          <w:rFonts w:ascii="Times New Roman" w:hAnsi="Times New Roman" w:cs="Times New Roman"/>
          <w:sz w:val="24"/>
          <w:szCs w:val="24"/>
        </w:rPr>
      </w:pPr>
      <w:commentRangeStart w:id="4"/>
      <w:r>
        <w:rPr>
          <w:rFonts w:ascii="Times New Roman" w:hAnsi="Times New Roman" w:cs="Times New Roman"/>
          <w:sz w:val="24"/>
          <w:szCs w:val="24"/>
        </w:rPr>
        <w:t xml:space="preserve">Maria </w:t>
      </w:r>
      <w:commentRangeEnd w:id="4"/>
      <w:r w:rsidR="00720AE7">
        <w:rPr>
          <w:rStyle w:val="CommentReference"/>
        </w:rPr>
        <w:commentReference w:id="4"/>
      </w:r>
      <w:commentRangeStart w:id="5"/>
      <w:r>
        <w:rPr>
          <w:rFonts w:ascii="Times New Roman" w:hAnsi="Times New Roman" w:cs="Times New Roman"/>
          <w:sz w:val="24"/>
          <w:szCs w:val="24"/>
        </w:rPr>
        <w:t>mentioned</w:t>
      </w:r>
      <w:r w:rsidR="00911D83" w:rsidRPr="00CB50A9">
        <w:rPr>
          <w:rFonts w:ascii="Times New Roman" w:hAnsi="Times New Roman" w:cs="Times New Roman"/>
          <w:sz w:val="24"/>
          <w:szCs w:val="24"/>
        </w:rPr>
        <w:t xml:space="preserve"> </w:t>
      </w:r>
      <w:bookmarkStart w:id="6" w:name="OLE_LINK1"/>
      <w:bookmarkStart w:id="7" w:name="OLE_LINK2"/>
      <w:commentRangeEnd w:id="5"/>
      <w:r w:rsidR="00720AE7">
        <w:rPr>
          <w:rStyle w:val="CommentReference"/>
        </w:rPr>
        <w:commentReference w:id="5"/>
      </w:r>
      <w:commentRangeStart w:id="8"/>
      <w:r w:rsidR="00911D83" w:rsidRPr="00CB50A9">
        <w:rPr>
          <w:rFonts w:ascii="Times New Roman" w:hAnsi="Times New Roman" w:cs="Times New Roman"/>
          <w:sz w:val="24"/>
          <w:szCs w:val="24"/>
        </w:rPr>
        <w:t>unknowable</w:t>
      </w:r>
      <w:bookmarkEnd w:id="6"/>
      <w:bookmarkEnd w:id="7"/>
      <w:r w:rsidR="00911D83" w:rsidRPr="00CB50A9">
        <w:rPr>
          <w:rFonts w:ascii="Times New Roman" w:hAnsi="Times New Roman" w:cs="Times New Roman"/>
          <w:sz w:val="24"/>
          <w:szCs w:val="24"/>
        </w:rPr>
        <w:t xml:space="preserve"> intentio</w:t>
      </w:r>
      <w:commentRangeEnd w:id="8"/>
      <w:r w:rsidR="00720AE7">
        <w:rPr>
          <w:rStyle w:val="CommentReference"/>
        </w:rPr>
        <w:commentReference w:id="8"/>
      </w:r>
      <w:r w:rsidR="00911D83" w:rsidRPr="00CB50A9">
        <w:rPr>
          <w:rFonts w:ascii="Times New Roman" w:hAnsi="Times New Roman" w:cs="Times New Roman"/>
          <w:sz w:val="24"/>
          <w:szCs w:val="24"/>
        </w:rPr>
        <w:t>ns and nuanced and targeted use of flattery are two typical distinction of con artists.</w:t>
      </w:r>
      <w:r w:rsidR="00CB50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 w:rsidR="00063B4B" w:rsidRPr="00CB50A9">
        <w:rPr>
          <w:rFonts w:ascii="Times New Roman" w:hAnsi="Times New Roman" w:cs="Times New Roman"/>
          <w:sz w:val="24"/>
          <w:szCs w:val="24"/>
        </w:rPr>
        <w:t xml:space="preserve">heir end goal is </w:t>
      </w:r>
      <w:commentRangeStart w:id="9"/>
      <w:r w:rsidR="00063B4B" w:rsidRPr="00CB50A9">
        <w:rPr>
          <w:rFonts w:ascii="Times New Roman" w:hAnsi="Times New Roman" w:cs="Times New Roman"/>
          <w:sz w:val="24"/>
          <w:szCs w:val="24"/>
        </w:rPr>
        <w:t>same</w:t>
      </w:r>
      <w:commentRangeEnd w:id="9"/>
      <w:r w:rsidR="00720AE7">
        <w:rPr>
          <w:rStyle w:val="CommentReference"/>
        </w:rPr>
        <w:commentReference w:id="9"/>
      </w:r>
      <w:r w:rsidR="00063B4B" w:rsidRPr="00CB50A9">
        <w:rPr>
          <w:rFonts w:ascii="Times New Roman" w:hAnsi="Times New Roman" w:cs="Times New Roman"/>
          <w:sz w:val="24"/>
          <w:szCs w:val="24"/>
        </w:rPr>
        <w:t>—personal profit but they never care about the path.</w:t>
      </w:r>
      <w:r w:rsidR="006342AD" w:rsidRPr="00CB50A9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10"/>
      <w:r w:rsidR="006342AD" w:rsidRPr="00CB50A9">
        <w:rPr>
          <w:rFonts w:ascii="Times New Roman" w:hAnsi="Times New Roman" w:cs="Times New Roman"/>
          <w:sz w:val="24"/>
          <w:szCs w:val="24"/>
        </w:rPr>
        <w:t xml:space="preserve">For example, Ferdinand Waldo Demara never finished </w:t>
      </w:r>
      <w:r w:rsidR="00CB50A9">
        <w:rPr>
          <w:rFonts w:ascii="Times New Roman" w:hAnsi="Times New Roman" w:cs="Times New Roman"/>
          <w:sz w:val="24"/>
          <w:szCs w:val="24"/>
        </w:rPr>
        <w:t xml:space="preserve">high school but he could impersonate everyone to </w:t>
      </w:r>
      <w:r w:rsidR="006342AD" w:rsidRPr="00CB50A9">
        <w:rPr>
          <w:rFonts w:ascii="Times New Roman" w:hAnsi="Times New Roman" w:cs="Times New Roman"/>
          <w:sz w:val="24"/>
          <w:szCs w:val="24"/>
        </w:rPr>
        <w:t>enjoy the admiration of multitude</w:t>
      </w:r>
      <w:commentRangeEnd w:id="10"/>
      <w:r w:rsidR="00720AE7">
        <w:rPr>
          <w:rStyle w:val="CommentReference"/>
        </w:rPr>
        <w:commentReference w:id="10"/>
      </w:r>
      <w:r w:rsidR="006342AD" w:rsidRPr="00CB50A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42AD" w:rsidRPr="00CB50A9">
        <w:rPr>
          <w:rFonts w:ascii="Times New Roman" w:hAnsi="Times New Roman" w:cs="Times New Roman"/>
          <w:sz w:val="24"/>
          <w:szCs w:val="24"/>
        </w:rPr>
        <w:t>Similarly,</w:t>
      </w:r>
      <w:r w:rsidR="0089558C" w:rsidRPr="00CB50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Trump may </w:t>
      </w:r>
      <w:r w:rsidR="006342AD" w:rsidRPr="00CB50A9">
        <w:rPr>
          <w:rFonts w:ascii="Times New Roman" w:hAnsi="Times New Roman" w:cs="Times New Roman"/>
          <w:sz w:val="24"/>
          <w:szCs w:val="24"/>
        </w:rPr>
        <w:t>use politic</w:t>
      </w:r>
      <w:r>
        <w:rPr>
          <w:rFonts w:ascii="Times New Roman" w:hAnsi="Times New Roman" w:cs="Times New Roman"/>
          <w:sz w:val="24"/>
          <w:szCs w:val="24"/>
        </w:rPr>
        <w:t>s to get his own profit</w:t>
      </w:r>
      <w:r w:rsidR="006342AD" w:rsidRPr="00CB50A9">
        <w:rPr>
          <w:rFonts w:ascii="Times New Roman" w:hAnsi="Times New Roman" w:cs="Times New Roman"/>
          <w:sz w:val="24"/>
          <w:szCs w:val="24"/>
        </w:rPr>
        <w:t>.</w:t>
      </w:r>
      <w:r w:rsidR="0089558C" w:rsidRPr="00CB50A9">
        <w:rPr>
          <w:rFonts w:ascii="Times New Roman" w:hAnsi="Times New Roman" w:cs="Times New Roman"/>
          <w:sz w:val="24"/>
          <w:szCs w:val="24"/>
        </w:rPr>
        <w:t xml:space="preserve"> </w:t>
      </w:r>
      <w:r w:rsidR="00473763" w:rsidRPr="00CB50A9">
        <w:rPr>
          <w:rFonts w:ascii="Times New Roman" w:hAnsi="Times New Roman" w:cs="Times New Roman"/>
          <w:sz w:val="24"/>
          <w:szCs w:val="24"/>
        </w:rPr>
        <w:t>His very different action and political view</w:t>
      </w:r>
      <w:r w:rsidR="00CB50A9">
        <w:rPr>
          <w:rFonts w:ascii="Times New Roman" w:hAnsi="Times New Roman" w:cs="Times New Roman"/>
          <w:sz w:val="24"/>
          <w:szCs w:val="24"/>
        </w:rPr>
        <w:t xml:space="preserve"> on immigration proved </w:t>
      </w:r>
      <w:r w:rsidR="0093258C">
        <w:rPr>
          <w:rFonts w:ascii="Times New Roman" w:hAnsi="Times New Roman" w:cs="Times New Roman"/>
          <w:sz w:val="24"/>
          <w:szCs w:val="24"/>
        </w:rPr>
        <w:t>that</w:t>
      </w:r>
      <w:r w:rsidR="0089558C" w:rsidRPr="00CB50A9">
        <w:rPr>
          <w:rFonts w:ascii="Times New Roman" w:hAnsi="Times New Roman" w:cs="Times New Roman"/>
          <w:sz w:val="24"/>
          <w:szCs w:val="24"/>
        </w:rPr>
        <w:t>.</w:t>
      </w:r>
      <w:r w:rsidR="00CB50A9">
        <w:rPr>
          <w:rFonts w:ascii="Times New Roman" w:hAnsi="Times New Roman" w:cs="Times New Roman"/>
          <w:sz w:val="24"/>
          <w:szCs w:val="24"/>
        </w:rPr>
        <w:t xml:space="preserve"> </w:t>
      </w:r>
      <w:r w:rsidR="00CB50A9"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dditionally</w:t>
      </w:r>
      <w:commentRangeStart w:id="11"/>
      <w:r>
        <w:rPr>
          <w:rFonts w:ascii="Times New Roman" w:hAnsi="Times New Roman" w:cs="Times New Roman"/>
          <w:sz w:val="24"/>
          <w:szCs w:val="24"/>
        </w:rPr>
        <w:t>, they’re</w:t>
      </w:r>
      <w:r w:rsidR="00911D83" w:rsidRPr="00CB50A9">
        <w:rPr>
          <w:rFonts w:ascii="Times New Roman" w:hAnsi="Times New Roman" w:cs="Times New Roman"/>
          <w:sz w:val="24"/>
          <w:szCs w:val="24"/>
        </w:rPr>
        <w:t xml:space="preserve"> so flattering</w:t>
      </w:r>
      <w:r>
        <w:rPr>
          <w:rFonts w:ascii="Times New Roman" w:hAnsi="Times New Roman" w:cs="Times New Roman"/>
          <w:sz w:val="24"/>
          <w:szCs w:val="24"/>
        </w:rPr>
        <w:t xml:space="preserve"> that </w:t>
      </w:r>
      <w:r w:rsidR="00CB50A9">
        <w:rPr>
          <w:rFonts w:ascii="Times New Roman" w:hAnsi="Times New Roman" w:cs="Times New Roman"/>
          <w:sz w:val="24"/>
          <w:szCs w:val="24"/>
        </w:rPr>
        <w:t xml:space="preserve">a </w:t>
      </w:r>
      <w:r w:rsidR="00473763" w:rsidRPr="00CB50A9">
        <w:rPr>
          <w:rFonts w:ascii="Times New Roman" w:hAnsi="Times New Roman" w:cs="Times New Roman"/>
          <w:sz w:val="24"/>
          <w:szCs w:val="24"/>
        </w:rPr>
        <w:t>professo</w:t>
      </w:r>
      <w:r w:rsidR="00CB50A9">
        <w:rPr>
          <w:rFonts w:ascii="Times New Roman" w:hAnsi="Times New Roman" w:cs="Times New Roman"/>
          <w:sz w:val="24"/>
          <w:szCs w:val="24"/>
        </w:rPr>
        <w:t>r was convinced he</w:t>
      </w:r>
      <w:r w:rsidR="00473763" w:rsidRPr="00CB50A9">
        <w:rPr>
          <w:rFonts w:ascii="Times New Roman" w:hAnsi="Times New Roman" w:cs="Times New Roman"/>
          <w:sz w:val="24"/>
          <w:szCs w:val="24"/>
        </w:rPr>
        <w:t xml:space="preserve"> match</w:t>
      </w:r>
      <w:r w:rsidR="00CB50A9">
        <w:rPr>
          <w:rFonts w:ascii="Times New Roman" w:hAnsi="Times New Roman" w:cs="Times New Roman"/>
          <w:sz w:val="24"/>
          <w:szCs w:val="24"/>
        </w:rPr>
        <w:t xml:space="preserve">ed a young </w:t>
      </w:r>
      <w:r w:rsidR="00473763" w:rsidRPr="00CB50A9">
        <w:rPr>
          <w:rFonts w:ascii="Times New Roman" w:hAnsi="Times New Roman" w:cs="Times New Roman"/>
          <w:sz w:val="24"/>
          <w:szCs w:val="24"/>
        </w:rPr>
        <w:t xml:space="preserve">model. </w:t>
      </w:r>
      <w:commentRangeEnd w:id="11"/>
      <w:r w:rsidR="00D208EB">
        <w:rPr>
          <w:rStyle w:val="CommentReference"/>
        </w:rPr>
        <w:commentReference w:id="11"/>
      </w:r>
      <w:r w:rsidR="00473763" w:rsidRPr="00CB50A9">
        <w:rPr>
          <w:rFonts w:ascii="Times New Roman" w:hAnsi="Times New Roman" w:cs="Times New Roman"/>
          <w:sz w:val="24"/>
          <w:szCs w:val="24"/>
        </w:rPr>
        <w:t xml:space="preserve">They sell an illusion wanted by victims </w:t>
      </w:r>
      <w:r>
        <w:rPr>
          <w:rFonts w:ascii="Times New Roman" w:hAnsi="Times New Roman" w:cs="Times New Roman"/>
          <w:sz w:val="24"/>
          <w:szCs w:val="24"/>
        </w:rPr>
        <w:t>by making</w:t>
      </w:r>
      <w:r w:rsidR="00473763" w:rsidRPr="00CB50A9">
        <w:rPr>
          <w:rFonts w:ascii="Times New Roman" w:hAnsi="Times New Roman" w:cs="Times New Roman"/>
          <w:sz w:val="24"/>
          <w:szCs w:val="24"/>
        </w:rPr>
        <w:t xml:space="preserve"> vague</w:t>
      </w:r>
      <w:r>
        <w:rPr>
          <w:rFonts w:ascii="Times New Roman" w:hAnsi="Times New Roman" w:cs="Times New Roman"/>
          <w:sz w:val="24"/>
          <w:szCs w:val="24"/>
        </w:rPr>
        <w:t xml:space="preserve"> promises and making them emotional</w:t>
      </w:r>
      <w:r w:rsidR="00473763" w:rsidRPr="00CB50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FF1DEC" w14:textId="77777777" w:rsidR="0022312D" w:rsidRDefault="00CD0DF9" w:rsidP="00CB50A9">
      <w:pPr>
        <w:spacing w:line="480" w:lineRule="auto"/>
        <w:ind w:firstLine="420"/>
        <w:rPr>
          <w:ins w:id="12" w:author="Andrews, Justin Donald" w:date="2016-10-18T01:00:00Z"/>
          <w:rFonts w:ascii="Times New Roman" w:hAnsi="Times New Roman" w:cs="Times New Roman"/>
          <w:sz w:val="24"/>
          <w:szCs w:val="24"/>
        </w:rPr>
      </w:pPr>
      <w:r w:rsidRPr="00CB50A9">
        <w:rPr>
          <w:rFonts w:ascii="Times New Roman" w:hAnsi="Times New Roman" w:cs="Times New Roman"/>
          <w:sz w:val="24"/>
          <w:szCs w:val="24"/>
        </w:rPr>
        <w:t xml:space="preserve">Trump has been accused of actual fraud by the </w:t>
      </w:r>
      <w:commentRangeStart w:id="13"/>
      <w:r w:rsidRPr="00CB50A9">
        <w:rPr>
          <w:rFonts w:ascii="Times New Roman" w:hAnsi="Times New Roman" w:cs="Times New Roman"/>
          <w:sz w:val="24"/>
          <w:szCs w:val="24"/>
        </w:rPr>
        <w:t xml:space="preserve">suitcase </w:t>
      </w:r>
      <w:commentRangeEnd w:id="13"/>
      <w:r w:rsidR="00D208EB">
        <w:rPr>
          <w:rStyle w:val="CommentReference"/>
        </w:rPr>
        <w:commentReference w:id="13"/>
      </w:r>
      <w:r w:rsidRPr="00CB50A9">
        <w:rPr>
          <w:rFonts w:ascii="Times New Roman" w:hAnsi="Times New Roman" w:cs="Times New Roman"/>
          <w:sz w:val="24"/>
          <w:szCs w:val="24"/>
        </w:rPr>
        <w:t>against Trump University</w:t>
      </w:r>
      <w:r w:rsidR="0022312D" w:rsidRPr="00CB50A9">
        <w:rPr>
          <w:rFonts w:ascii="Times New Roman" w:hAnsi="Times New Roman" w:cs="Times New Roman"/>
          <w:sz w:val="24"/>
          <w:szCs w:val="24"/>
        </w:rPr>
        <w:t xml:space="preserve">. </w:t>
      </w:r>
      <w:r w:rsidR="00486399">
        <w:rPr>
          <w:rFonts w:ascii="Times New Roman" w:hAnsi="Times New Roman" w:cs="Times New Roman"/>
          <w:sz w:val="24"/>
          <w:szCs w:val="24"/>
        </w:rPr>
        <w:t xml:space="preserve">Then </w:t>
      </w:r>
      <w:r w:rsidR="0022312D" w:rsidRPr="00CB50A9">
        <w:rPr>
          <w:rFonts w:ascii="Times New Roman" w:hAnsi="Times New Roman" w:cs="Times New Roman"/>
          <w:sz w:val="24"/>
          <w:szCs w:val="24"/>
        </w:rPr>
        <w:t>he set up a web</w:t>
      </w:r>
      <w:r w:rsidR="00486399">
        <w:rPr>
          <w:rFonts w:ascii="Times New Roman" w:hAnsi="Times New Roman" w:cs="Times New Roman"/>
          <w:sz w:val="24"/>
          <w:szCs w:val="24"/>
        </w:rPr>
        <w:t xml:space="preserve">site to </w:t>
      </w:r>
      <w:commentRangeStart w:id="14"/>
      <w:r w:rsidR="00486399">
        <w:rPr>
          <w:rFonts w:ascii="Times New Roman" w:hAnsi="Times New Roman" w:cs="Times New Roman"/>
          <w:sz w:val="24"/>
          <w:szCs w:val="24"/>
        </w:rPr>
        <w:t>counter people</w:t>
      </w:r>
      <w:commentRangeEnd w:id="14"/>
      <w:r w:rsidR="00D208EB">
        <w:rPr>
          <w:rStyle w:val="CommentReference"/>
        </w:rPr>
        <w:commentReference w:id="14"/>
      </w:r>
      <w:r w:rsidR="00486399">
        <w:rPr>
          <w:rFonts w:ascii="Times New Roman" w:hAnsi="Times New Roman" w:cs="Times New Roman"/>
          <w:sz w:val="24"/>
          <w:szCs w:val="24"/>
        </w:rPr>
        <w:t>.</w:t>
      </w:r>
      <w:r w:rsidR="00682B91" w:rsidRPr="00CB50A9">
        <w:rPr>
          <w:rFonts w:ascii="Times New Roman" w:hAnsi="Times New Roman" w:cs="Times New Roman"/>
          <w:sz w:val="24"/>
          <w:szCs w:val="24"/>
        </w:rPr>
        <w:t xml:space="preserve"> These evi</w:t>
      </w:r>
      <w:r w:rsidR="00486399">
        <w:rPr>
          <w:rFonts w:ascii="Times New Roman" w:hAnsi="Times New Roman" w:cs="Times New Roman"/>
          <w:sz w:val="24"/>
          <w:szCs w:val="24"/>
        </w:rPr>
        <w:t xml:space="preserve">dence and actions may prove Trump </w:t>
      </w:r>
      <w:r w:rsidR="00682B91" w:rsidRPr="00CB50A9">
        <w:rPr>
          <w:rFonts w:ascii="Times New Roman" w:hAnsi="Times New Roman" w:cs="Times New Roman"/>
          <w:sz w:val="24"/>
          <w:szCs w:val="24"/>
        </w:rPr>
        <w:t>a con artist.</w:t>
      </w:r>
      <w:r w:rsidR="00CB50A9">
        <w:rPr>
          <w:rFonts w:ascii="Times New Roman" w:hAnsi="Times New Roman" w:cs="Times New Roman"/>
          <w:sz w:val="24"/>
          <w:szCs w:val="24"/>
        </w:rPr>
        <w:t xml:space="preserve"> I</w:t>
      </w:r>
      <w:r w:rsidR="00486399">
        <w:rPr>
          <w:rFonts w:ascii="Times New Roman" w:hAnsi="Times New Roman" w:cs="Times New Roman"/>
          <w:sz w:val="24"/>
          <w:szCs w:val="24"/>
        </w:rPr>
        <w:t>f Trump is a</w:t>
      </w:r>
      <w:r w:rsidR="0022312D" w:rsidRPr="00CB50A9">
        <w:rPr>
          <w:rFonts w:ascii="Times New Roman" w:hAnsi="Times New Roman" w:cs="Times New Roman"/>
          <w:sz w:val="24"/>
          <w:szCs w:val="24"/>
        </w:rPr>
        <w:t xml:space="preserve"> con artist s, we may be also called “a con artist”</w:t>
      </w:r>
      <w:r w:rsidR="00486399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15"/>
      <w:r w:rsidR="00486399">
        <w:rPr>
          <w:rFonts w:ascii="Times New Roman" w:hAnsi="Times New Roman" w:cs="Times New Roman"/>
          <w:sz w:val="24"/>
          <w:szCs w:val="24"/>
        </w:rPr>
        <w:t>unless we change our belief.</w:t>
      </w:r>
      <w:r w:rsidR="0022312D" w:rsidRPr="00CB50A9">
        <w:rPr>
          <w:rFonts w:ascii="Times New Roman" w:hAnsi="Times New Roman" w:cs="Times New Roman"/>
          <w:sz w:val="24"/>
          <w:szCs w:val="24"/>
        </w:rPr>
        <w:t xml:space="preserve"> </w:t>
      </w:r>
      <w:commentRangeEnd w:id="15"/>
      <w:r w:rsidR="00D208EB">
        <w:rPr>
          <w:rStyle w:val="CommentReference"/>
        </w:rPr>
        <w:commentReference w:id="15"/>
      </w:r>
    </w:p>
    <w:p w14:paraId="3B2BBEDA" w14:textId="77777777" w:rsidR="00D208EB" w:rsidRDefault="00D208EB" w:rsidP="00CB50A9">
      <w:pPr>
        <w:spacing w:line="480" w:lineRule="auto"/>
        <w:ind w:firstLine="420"/>
        <w:rPr>
          <w:ins w:id="16" w:author="Andrews, Justin Donald" w:date="2016-10-18T01:01:00Z"/>
          <w:rFonts w:ascii="Times New Roman" w:hAnsi="Times New Roman" w:cs="Times New Roman"/>
          <w:sz w:val="24"/>
          <w:szCs w:val="24"/>
        </w:rPr>
      </w:pPr>
      <w:ins w:id="17" w:author="Andrews, Justin Donald" w:date="2016-10-18T01:00:00Z">
        <w:r>
          <w:rPr>
            <w:rFonts w:ascii="Times New Roman" w:hAnsi="Times New Roman" w:cs="Times New Roman"/>
            <w:sz w:val="24"/>
            <w:szCs w:val="24"/>
          </w:rPr>
          <w:t xml:space="preserve">You hit the major points of the article, but some of your description is incorrect </w:t>
        </w:r>
      </w:ins>
      <w:ins w:id="18" w:author="Andrews, Justin Donald" w:date="2016-10-18T01:01:00Z">
        <w:r>
          <w:rPr>
            <w:rFonts w:ascii="Times New Roman" w:hAnsi="Times New Roman" w:cs="Times New Roman"/>
            <w:sz w:val="24"/>
            <w:szCs w:val="24"/>
          </w:rPr>
          <w:t>and/</w:t>
        </w:r>
      </w:ins>
      <w:ins w:id="19" w:author="Andrews, Justin Donald" w:date="2016-10-18T01:00:00Z">
        <w:r>
          <w:rPr>
            <w:rFonts w:ascii="Times New Roman" w:hAnsi="Times New Roman" w:cs="Times New Roman"/>
            <w:sz w:val="24"/>
            <w:szCs w:val="24"/>
          </w:rPr>
          <w:t xml:space="preserve">or </w:t>
        </w:r>
        <w:r>
          <w:rPr>
            <w:rFonts w:ascii="Times New Roman" w:hAnsi="Times New Roman" w:cs="Times New Roman"/>
            <w:sz w:val="24"/>
            <w:szCs w:val="24"/>
          </w:rPr>
          <w:lastRenderedPageBreak/>
          <w:t>unclear.  work on summarizing examples: what info is needed to explain how it is an example and provide enough infor so your reader knows what you</w:t>
        </w:r>
      </w:ins>
      <w:ins w:id="20" w:author="Andrews, Justin Donald" w:date="2016-10-18T01:01:00Z">
        <w:r>
          <w:rPr>
            <w:rFonts w:ascii="Times New Roman" w:hAnsi="Times New Roman" w:cs="Times New Roman"/>
            <w:sz w:val="24"/>
            <w:szCs w:val="24"/>
          </w:rPr>
          <w:t>’re talking about.  If it takes up too much time, don’t include the specific examples.</w:t>
        </w:r>
      </w:ins>
    </w:p>
    <w:p w14:paraId="18457C0D" w14:textId="77777777" w:rsidR="00D208EB" w:rsidRPr="00CB50A9" w:rsidRDefault="00D208EB" w:rsidP="00CB50A9">
      <w:pPr>
        <w:spacing w:line="480" w:lineRule="auto"/>
        <w:ind w:firstLine="420"/>
        <w:rPr>
          <w:rFonts w:ascii="Times New Roman" w:hAnsi="Times New Roman" w:cs="Times New Roman"/>
          <w:sz w:val="24"/>
          <w:szCs w:val="24"/>
        </w:rPr>
      </w:pPr>
      <w:ins w:id="21" w:author="Andrews, Justin Donald" w:date="2016-10-18T01:02:00Z">
        <w:r>
          <w:rPr>
            <w:rFonts w:ascii="Times New Roman" w:hAnsi="Times New Roman" w:cs="Times New Roman"/>
            <w:sz w:val="24"/>
            <w:szCs w:val="24"/>
          </w:rPr>
          <w:t>GRADE: B</w:t>
        </w:r>
      </w:ins>
      <w:bookmarkStart w:id="22" w:name="_GoBack"/>
      <w:bookmarkEnd w:id="22"/>
    </w:p>
    <w:sectPr w:rsidR="00D208EB" w:rsidRPr="00CB50A9" w:rsidSect="00CB50A9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2" w:author="Andrews, Justin Donald" w:date="2016-10-18T00:54:00Z" w:initials="AJD">
    <w:p w14:paraId="2112030D" w14:textId="77777777" w:rsidR="00720AE7" w:rsidRDefault="00720AE7">
      <w:pPr>
        <w:pStyle w:val="CommentText"/>
      </w:pPr>
      <w:r>
        <w:rPr>
          <w:rStyle w:val="CommentReference"/>
        </w:rPr>
        <w:annotationRef/>
      </w:r>
      <w:r>
        <w:t xml:space="preserve">why are you using brackets here.  and no all-caps.  </w:t>
      </w:r>
    </w:p>
  </w:comment>
  <w:comment w:id="3" w:author="Andrews, Justin Donald" w:date="2016-10-18T00:55:00Z" w:initials="AJD">
    <w:p w14:paraId="4B0BCD62" w14:textId="77777777" w:rsidR="00720AE7" w:rsidRDefault="00720AE7">
      <w:pPr>
        <w:pStyle w:val="CommentText"/>
      </w:pPr>
      <w:r>
        <w:rPr>
          <w:rStyle w:val="CommentReference"/>
        </w:rPr>
        <w:annotationRef/>
      </w:r>
      <w:r>
        <w:t>do not use quotations if you are not directly quoting</w:t>
      </w:r>
    </w:p>
  </w:comment>
  <w:comment w:id="4" w:author="Andrews, Justin Donald" w:date="2016-10-18T00:55:00Z" w:initials="AJD">
    <w:p w14:paraId="1ED30344" w14:textId="77777777" w:rsidR="00720AE7" w:rsidRDefault="00720AE7">
      <w:pPr>
        <w:pStyle w:val="CommentText"/>
      </w:pPr>
      <w:r>
        <w:rPr>
          <w:rStyle w:val="CommentReference"/>
        </w:rPr>
        <w:annotationRef/>
      </w:r>
      <w:r>
        <w:t>last name only</w:t>
      </w:r>
      <w:r>
        <w:t xml:space="preserve"> good, first name only bad. </w:t>
      </w:r>
    </w:p>
  </w:comment>
  <w:comment w:id="5" w:author="Andrews, Justin Donald" w:date="2016-10-18T00:56:00Z" w:initials="AJD">
    <w:p w14:paraId="2031194D" w14:textId="77777777" w:rsidR="00720AE7" w:rsidRDefault="00720AE7" w:rsidP="00720AE7">
      <w:r>
        <w:rPr>
          <w:rStyle w:val="CommentReference"/>
        </w:rPr>
        <w:annotationRef/>
      </w:r>
      <w:r>
        <w:t xml:space="preserve">The primary tense for discussing texts is present tense.  For instance, “Author X </w:t>
      </w:r>
      <w:r w:rsidRPr="00436D29">
        <w:rPr>
          <w:b/>
        </w:rPr>
        <w:t>writes</w:t>
      </w:r>
      <w:r>
        <w:t xml:space="preserve"> in her article…”</w:t>
      </w:r>
    </w:p>
    <w:p w14:paraId="16A47166" w14:textId="77777777" w:rsidR="00720AE7" w:rsidRDefault="00720AE7">
      <w:pPr>
        <w:pStyle w:val="CommentText"/>
      </w:pPr>
    </w:p>
  </w:comment>
  <w:comment w:id="8" w:author="Andrews, Justin Donald" w:date="2016-10-18T00:56:00Z" w:initials="AJD">
    <w:p w14:paraId="3D9F020A" w14:textId="77777777" w:rsidR="00720AE7" w:rsidRDefault="00720AE7">
      <w:pPr>
        <w:pStyle w:val="CommentText"/>
      </w:pPr>
      <w:r>
        <w:rPr>
          <w:rStyle w:val="CommentReference"/>
        </w:rPr>
        <w:annotationRef/>
      </w:r>
      <w:r>
        <w:t>not exactly.  intentions are difficult to know, but intention is what determines a con artist.  but unknowable intentions are not a feature of the con artist. if we knew their intentions, we’d know IF they were a con artist!</w:t>
      </w:r>
    </w:p>
  </w:comment>
  <w:comment w:id="9" w:author="Andrews, Justin Donald" w:date="2016-10-18T00:57:00Z" w:initials="AJD">
    <w:p w14:paraId="181E0503" w14:textId="77777777" w:rsidR="00720AE7" w:rsidRDefault="00720AE7">
      <w:pPr>
        <w:pStyle w:val="CommentText"/>
      </w:pPr>
      <w:r>
        <w:rPr>
          <w:rStyle w:val="CommentReference"/>
        </w:rPr>
        <w:annotationRef/>
      </w:r>
      <w:r>
        <w:t>the same as what?</w:t>
      </w:r>
    </w:p>
    <w:p w14:paraId="52B31397" w14:textId="77777777" w:rsidR="00720AE7" w:rsidRDefault="00720AE7" w:rsidP="00720AE7">
      <w:r>
        <w:t xml:space="preserve">also: </w:t>
      </w:r>
      <w:r>
        <w:t>Need an article here</w:t>
      </w:r>
    </w:p>
    <w:p w14:paraId="3B0356FB" w14:textId="77777777" w:rsidR="00720AE7" w:rsidRDefault="00720AE7">
      <w:pPr>
        <w:pStyle w:val="CommentText"/>
      </w:pPr>
    </w:p>
  </w:comment>
  <w:comment w:id="10" w:author="Andrews, Justin Donald" w:date="2016-10-18T00:58:00Z" w:initials="AJD">
    <w:p w14:paraId="0A2CADD5" w14:textId="77777777" w:rsidR="00720AE7" w:rsidRDefault="00720AE7">
      <w:pPr>
        <w:pStyle w:val="CommentText"/>
      </w:pPr>
      <w:r>
        <w:rPr>
          <w:rStyle w:val="CommentReference"/>
        </w:rPr>
        <w:annotationRef/>
      </w:r>
      <w:r>
        <w:t xml:space="preserve">how is this an example?  </w:t>
      </w:r>
      <w:r w:rsidR="00D208EB">
        <w:t>f</w:t>
      </w:r>
    </w:p>
  </w:comment>
  <w:comment w:id="11" w:author="Andrews, Justin Donald" w:date="2016-10-18T00:58:00Z" w:initials="AJD">
    <w:p w14:paraId="6F158544" w14:textId="77777777" w:rsidR="00D208EB" w:rsidRDefault="00D208EB">
      <w:pPr>
        <w:pStyle w:val="CommentText"/>
      </w:pPr>
      <w:r>
        <w:rPr>
          <w:rStyle w:val="CommentReference"/>
        </w:rPr>
        <w:annotationRef/>
      </w:r>
      <w:r>
        <w:t>unclear</w:t>
      </w:r>
    </w:p>
  </w:comment>
  <w:comment w:id="13" w:author="Andrews, Justin Donald" w:date="2016-10-18T00:59:00Z" w:initials="AJD">
    <w:p w14:paraId="27A66715" w14:textId="77777777" w:rsidR="00D208EB" w:rsidRDefault="00D208EB">
      <w:pPr>
        <w:pStyle w:val="CommentText"/>
      </w:pPr>
      <w:r>
        <w:rPr>
          <w:rStyle w:val="CommentReference"/>
        </w:rPr>
        <w:annotationRef/>
      </w:r>
      <w:r>
        <w:t>?!?!?!?!???!??!</w:t>
      </w:r>
    </w:p>
  </w:comment>
  <w:comment w:id="14" w:author="Andrews, Justin Donald" w:date="2016-10-18T00:59:00Z" w:initials="AJD">
    <w:p w14:paraId="35CD6154" w14:textId="77777777" w:rsidR="00D208EB" w:rsidRDefault="00D208EB">
      <w:pPr>
        <w:pStyle w:val="CommentText"/>
      </w:pPr>
      <w:r>
        <w:rPr>
          <w:rStyle w:val="CommentReference"/>
        </w:rPr>
        <w:annotationRef/>
      </w:r>
      <w:r>
        <w:t>&gt;</w:t>
      </w:r>
    </w:p>
  </w:comment>
  <w:comment w:id="15" w:author="Andrews, Justin Donald" w:date="2016-10-18T01:00:00Z" w:initials="AJD">
    <w:p w14:paraId="231B9F0C" w14:textId="77777777" w:rsidR="00D208EB" w:rsidRDefault="00D208EB">
      <w:pPr>
        <w:pStyle w:val="CommentText"/>
      </w:pPr>
      <w:r>
        <w:rPr>
          <w:rStyle w:val="CommentReference"/>
        </w:rPr>
        <w:annotationRef/>
      </w:r>
      <w:r>
        <w:t>change to what?</w:t>
      </w:r>
    </w:p>
  </w:comment>
</w:comments>
</file>

<file path=word/commentsExtended.xml><?xml version="1.0" encoding="utf-8"?>
<w15:commentsEx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112030D" w15:done="0"/>
  <w15:commentEx w15:paraId="4B0BCD62" w15:done="0"/>
  <w15:commentEx w15:paraId="1ED30344" w15:done="0"/>
  <w15:commentEx w15:paraId="16A47166" w15:done="0"/>
  <w15:commentEx w15:paraId="3D9F020A" w15:done="0"/>
  <w15:commentEx w15:paraId="3B0356FB" w15:done="0"/>
  <w15:commentEx w15:paraId="0A2CADD5" w15:done="0"/>
  <w15:commentEx w15:paraId="6F158544" w15:done="0"/>
  <w15:commentEx w15:paraId="27A66715" w15:done="0"/>
  <w15:commentEx w15:paraId="35CD6154" w15:done="0"/>
  <w15:commentEx w15:paraId="231B9F0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ndrews, Justin Donald">
    <w15:presenceInfo w15:providerId="None" w15:userId="Andrews, Justin Donal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598"/>
    <w:rsid w:val="00014175"/>
    <w:rsid w:val="00042D78"/>
    <w:rsid w:val="00063B4B"/>
    <w:rsid w:val="00074A8C"/>
    <w:rsid w:val="00093C1A"/>
    <w:rsid w:val="000E47DA"/>
    <w:rsid w:val="00134473"/>
    <w:rsid w:val="00142994"/>
    <w:rsid w:val="00174C98"/>
    <w:rsid w:val="001A1829"/>
    <w:rsid w:val="001B7DEB"/>
    <w:rsid w:val="001C45CA"/>
    <w:rsid w:val="001E2088"/>
    <w:rsid w:val="00207AFA"/>
    <w:rsid w:val="00217E21"/>
    <w:rsid w:val="0022312D"/>
    <w:rsid w:val="00245BDC"/>
    <w:rsid w:val="00255F0D"/>
    <w:rsid w:val="0027250C"/>
    <w:rsid w:val="0033205B"/>
    <w:rsid w:val="003732F7"/>
    <w:rsid w:val="003767D9"/>
    <w:rsid w:val="00411FBC"/>
    <w:rsid w:val="0042772C"/>
    <w:rsid w:val="00433063"/>
    <w:rsid w:val="004713AC"/>
    <w:rsid w:val="00473763"/>
    <w:rsid w:val="00486399"/>
    <w:rsid w:val="004A437F"/>
    <w:rsid w:val="004B55FF"/>
    <w:rsid w:val="004D2F32"/>
    <w:rsid w:val="00517EDA"/>
    <w:rsid w:val="00573CCD"/>
    <w:rsid w:val="0058568C"/>
    <w:rsid w:val="005A0944"/>
    <w:rsid w:val="005B0E8C"/>
    <w:rsid w:val="005C6D7B"/>
    <w:rsid w:val="005D1C11"/>
    <w:rsid w:val="00627515"/>
    <w:rsid w:val="006342AD"/>
    <w:rsid w:val="0065037B"/>
    <w:rsid w:val="00682B91"/>
    <w:rsid w:val="00696C90"/>
    <w:rsid w:val="006A39BA"/>
    <w:rsid w:val="006C48BC"/>
    <w:rsid w:val="006E67A8"/>
    <w:rsid w:val="00720AE7"/>
    <w:rsid w:val="00721598"/>
    <w:rsid w:val="0074353C"/>
    <w:rsid w:val="00793A18"/>
    <w:rsid w:val="007B782D"/>
    <w:rsid w:val="008050D3"/>
    <w:rsid w:val="00834385"/>
    <w:rsid w:val="0086449E"/>
    <w:rsid w:val="0089558C"/>
    <w:rsid w:val="008A2CC5"/>
    <w:rsid w:val="00911D83"/>
    <w:rsid w:val="009179C1"/>
    <w:rsid w:val="0092281C"/>
    <w:rsid w:val="0093258C"/>
    <w:rsid w:val="00952764"/>
    <w:rsid w:val="009547C4"/>
    <w:rsid w:val="00974435"/>
    <w:rsid w:val="00980134"/>
    <w:rsid w:val="009A2B08"/>
    <w:rsid w:val="009D5842"/>
    <w:rsid w:val="00A059B9"/>
    <w:rsid w:val="00A774A0"/>
    <w:rsid w:val="00A82A46"/>
    <w:rsid w:val="00AD0B97"/>
    <w:rsid w:val="00B06C50"/>
    <w:rsid w:val="00B203EB"/>
    <w:rsid w:val="00B42FF7"/>
    <w:rsid w:val="00B67BA3"/>
    <w:rsid w:val="00BA62CB"/>
    <w:rsid w:val="00BB6365"/>
    <w:rsid w:val="00BE2FAC"/>
    <w:rsid w:val="00BF0ABD"/>
    <w:rsid w:val="00C25879"/>
    <w:rsid w:val="00C672A5"/>
    <w:rsid w:val="00C867C0"/>
    <w:rsid w:val="00CA202B"/>
    <w:rsid w:val="00CB288F"/>
    <w:rsid w:val="00CB50A9"/>
    <w:rsid w:val="00CB686F"/>
    <w:rsid w:val="00CD0DF9"/>
    <w:rsid w:val="00D208EB"/>
    <w:rsid w:val="00D325A6"/>
    <w:rsid w:val="00D46EB0"/>
    <w:rsid w:val="00D62AA8"/>
    <w:rsid w:val="00E22A14"/>
    <w:rsid w:val="00E7283A"/>
    <w:rsid w:val="00F033C3"/>
    <w:rsid w:val="00F03CAC"/>
    <w:rsid w:val="00F4722B"/>
    <w:rsid w:val="00F71F9F"/>
    <w:rsid w:val="00F752A3"/>
    <w:rsid w:val="00FC330F"/>
    <w:rsid w:val="00FE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52909"/>
  <w15:chartTrackingRefBased/>
  <w15:docId w15:val="{1AED8AB1-52E1-44D8-97B2-BB46B2FDB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F033C3"/>
    <w:pPr>
      <w:ind w:leftChars="2500" w:left="100"/>
    </w:pPr>
  </w:style>
  <w:style w:type="character" w:customStyle="1" w:styleId="DateChar">
    <w:name w:val="Date Char"/>
    <w:basedOn w:val="DefaultParagraphFont"/>
    <w:link w:val="Date"/>
    <w:uiPriority w:val="99"/>
    <w:semiHidden/>
    <w:rsid w:val="00F033C3"/>
  </w:style>
  <w:style w:type="character" w:styleId="CommentReference">
    <w:name w:val="annotation reference"/>
    <w:basedOn w:val="DefaultParagraphFont"/>
    <w:uiPriority w:val="99"/>
    <w:semiHidden/>
    <w:unhideWhenUsed/>
    <w:rsid w:val="00720AE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0AE7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0AE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0AE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0AE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0AE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0AE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comments" Target="comments.xml"/><Relationship Id="rId5" Type="http://schemas.microsoft.com/office/2011/relationships/commentsExtended" Target="commentsExtended.xml"/><Relationship Id="rId6" Type="http://schemas.openxmlformats.org/officeDocument/2006/relationships/fontTable" Target="fontTable.xml"/><Relationship Id="rId7" Type="http://schemas.microsoft.com/office/2011/relationships/people" Target="peop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268</Words>
  <Characters>1528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Andrews, Justin Donald</cp:lastModifiedBy>
  <cp:revision>8</cp:revision>
  <dcterms:created xsi:type="dcterms:W3CDTF">2016-09-28T02:52:00Z</dcterms:created>
  <dcterms:modified xsi:type="dcterms:W3CDTF">2016-10-17T17:02:00Z</dcterms:modified>
</cp:coreProperties>
</file>